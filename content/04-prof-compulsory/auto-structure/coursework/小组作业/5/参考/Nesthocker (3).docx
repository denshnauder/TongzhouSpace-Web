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C76B0"/>
    <w:p w14:paraId="331FB689">
      <w:pPr>
        <w:rPr>
          <w:lang w:val="de-DE"/>
        </w:rPr>
      </w:pPr>
      <w:r>
        <w:rPr>
          <w:lang w:val="de-DE"/>
        </w:rPr>
        <w:t xml:space="preserve">Einerseits, diese Lebensweise hilft jungen Menschen, wenn sie Schwierigkeiten mit Geld haben. Eltern können von ihren Kindern begleitet werden und fühlen sich nicht so einsam. </w:t>
      </w:r>
    </w:p>
    <w:p w14:paraId="430248EE">
      <w:pPr>
        <w:rPr>
          <w:lang w:val="de-DE"/>
        </w:rPr>
      </w:pPr>
    </w:p>
    <w:p w14:paraId="55FC3BC8">
      <w:pPr>
        <w:rPr>
          <w:lang w:val="de-DE"/>
        </w:rPr>
      </w:pPr>
      <w:r>
        <w:rPr>
          <w:lang w:val="de-DE"/>
        </w:rPr>
        <w:t xml:space="preserve">Andererseits, wenn die jungen Menschen immer von ihren Eltern abhängig bleiben, lernen sie </w:t>
      </w:r>
      <w:del w:id="0" w:author="赵亘" w:date="2025-05-28T13:58:09Z">
        <w:r>
          <w:rPr>
            <w:rFonts w:hint="default"/>
            <w:lang w:val="en-US"/>
          </w:rPr>
          <w:delText>schwer</w:delText>
        </w:r>
      </w:del>
      <w:ins w:id="1" w:author="赵亘" w:date="2025-05-28T13:58:09Z">
        <w:r>
          <w:rPr>
            <w:rFonts w:hint="default"/>
            <w:lang w:val="de-DE"/>
          </w:rPr>
          <w:t>nich</w:t>
        </w:r>
      </w:ins>
      <w:ins w:id="2" w:author="赵亘" w:date="2025-05-28T13:58:10Z">
        <w:r>
          <w:rPr>
            <w:rFonts w:hint="default"/>
            <w:lang w:val="de-DE"/>
          </w:rPr>
          <w:t>t</w:t>
        </w:r>
      </w:ins>
      <w:bookmarkStart w:id="0" w:name="_GoBack"/>
      <w:bookmarkEnd w:id="0"/>
      <w:r>
        <w:rPr>
          <w:lang w:val="de-DE"/>
        </w:rPr>
        <w:t>, Probleme selbst zu lösen und unabhängig zu werden.</w:t>
      </w:r>
    </w:p>
    <w:p w14:paraId="67CCFECA">
      <w:pPr>
        <w:rPr>
          <w:lang w:val="de-DE"/>
        </w:rPr>
      </w:pPr>
    </w:p>
    <w:p w14:paraId="3F8A2B8D">
      <w:pPr>
        <w:rPr>
          <w:rFonts w:hint="eastAsia"/>
          <w:lang w:val="de-DE"/>
        </w:rPr>
      </w:pPr>
      <w:r>
        <w:rPr>
          <w:rFonts w:hint="eastAsia"/>
          <w:lang w:val="de-DE"/>
        </w:rPr>
        <w:t>I</w:t>
      </w:r>
      <w:r>
        <w:rPr>
          <w:lang w:val="de-DE"/>
        </w:rPr>
        <w:t>ch stimme dieser Lebensweise nicht zu. Ich glaube, dass das leben bei den Eltern ihre Belastung erhöht. Junge Menschen sollen lernen, sich zu ändern, um die Drücke und die Herausforderungen zu bewältigen.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赵亘">
    <w15:presenceInfo w15:providerId="WPS Office" w15:userId="2715008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744"/>
    <w:rsid w:val="002666B3"/>
    <w:rsid w:val="00704C6C"/>
    <w:rsid w:val="008D1744"/>
    <w:rsid w:val="00996A68"/>
    <w:rsid w:val="00A73903"/>
    <w:rsid w:val="00AA0F9F"/>
    <w:rsid w:val="63895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79</Words>
  <Characters>453</Characters>
  <Lines>3</Lines>
  <Paragraphs>1</Paragraphs>
  <TotalTime>35</TotalTime>
  <ScaleCrop>false</ScaleCrop>
  <LinksUpToDate>false</LinksUpToDate>
  <CharactersWithSpaces>530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2025-05-25T08:54:00Z</dcterms:created>
  <dc:creator>Galaxy GX</dc:creator>
  <cp:lastModifiedBy>赵亘</cp:lastModifiedBy>
  <dcterms:modified xsi:type="dcterms:W3CDTF">2025-05-28T05:58:22Z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FB127C506CA742E1988A4CF230FB24D8_12</vt:lpwstr>
  </property>
</Properties>
</file>