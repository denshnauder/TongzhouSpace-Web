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ED774">
      <w:pPr>
        <w:widowControl/>
        <w:spacing w:beforeAutospacing="1" w:afterAutospacing="1"/>
        <w:ind w:left="300" w:hanging="360"/>
      </w:pPr>
      <w:r>
        <w:rPr>
          <w:sz w:val="24"/>
        </w:rPr>
        <w:t>1.</w:t>
      </w:r>
      <w:r>
        <w:rPr>
          <w:rFonts w:ascii="Helvetica" w:hAnsi="Helvetica" w:eastAsia="Helvetica" w:cs="Helvetica"/>
          <w:color w:val="2D3B45"/>
          <w:sz w:val="19"/>
          <w:szCs w:val="19"/>
          <w:shd w:val="clear" w:color="auto" w:fill="FFFFFF"/>
        </w:rPr>
        <w:t>研究表明，越来越多的德国夫妇一直没有孩子或只有一个孩子。</w:t>
      </w:r>
    </w:p>
    <w:p w14:paraId="1560FC73">
      <w:pPr>
        <w:pStyle w:val="2"/>
        <w:widowControl/>
        <w:shd w:val="clear" w:color="auto" w:fill="FFFFFF"/>
        <w:spacing w:before="144" w:beforeAutospacing="0" w:after="144" w:afterAutospacing="0"/>
        <w:rPr>
          <w:rFonts w:ascii="Helvetica" w:hAnsi="Helvetica" w:eastAsia="Helvetica" w:cs="Helvetica"/>
          <w:color w:val="2D3B45"/>
          <w:sz w:val="19"/>
          <w:szCs w:val="19"/>
          <w:shd w:val="clear" w:color="auto" w:fill="FFFFFF"/>
          <w:lang w:val="de-DE"/>
        </w:rPr>
      </w:pPr>
      <w:r>
        <w:rPr>
          <w:rFonts w:ascii="Helvetica" w:hAnsi="Helvetica" w:eastAsia="Helvetica" w:cs="Helvetica"/>
          <w:color w:val="2D3B45"/>
          <w:sz w:val="19"/>
          <w:szCs w:val="19"/>
          <w:shd w:val="clear" w:color="auto" w:fill="FFFFFF"/>
          <w:lang w:val="de-DE"/>
        </w:rPr>
        <w:t> Studien zeigen, dass viele Ehepaare in Deutschland kinderlos bleiben oder nur ein Kind haben. </w:t>
      </w:r>
    </w:p>
    <w:p w14:paraId="67DEFC49">
      <w:pPr>
        <w:pStyle w:val="2"/>
        <w:widowControl/>
        <w:shd w:val="clear" w:color="auto" w:fill="FFFFFF"/>
        <w:spacing w:before="144" w:beforeAutospacing="0" w:after="144" w:afterAutospacing="0"/>
        <w:rPr>
          <w:rFonts w:ascii="Helvetica" w:hAnsi="Helvetica" w:eastAsia="Helvetica" w:cs="Helvetica"/>
          <w:color w:val="2D3B45"/>
          <w:sz w:val="19"/>
          <w:szCs w:val="19"/>
          <w:lang w:val="de-DE"/>
        </w:rPr>
      </w:pPr>
      <w:r>
        <w:rPr>
          <w:rFonts w:ascii="Helvetica" w:hAnsi="Helvetica" w:eastAsia="Helvetica" w:cs="Helvetica"/>
          <w:color w:val="2D3B45"/>
          <w:sz w:val="19"/>
          <w:szCs w:val="19"/>
          <w:shd w:val="clear" w:color="auto" w:fill="FFFFFF"/>
          <w:lang w:val="de-DE"/>
        </w:rPr>
        <w:t> </w:t>
      </w:r>
    </w:p>
    <w:p w14:paraId="458B1C5C">
      <w:pPr>
        <w:widowControl/>
        <w:spacing w:beforeAutospacing="1" w:afterAutospacing="1"/>
        <w:ind w:left="-60"/>
      </w:pPr>
      <w:r>
        <w:rPr>
          <w:rFonts w:hint="eastAsia" w:ascii="Helvetica" w:hAnsi="Helvetica" w:eastAsia="宋体" w:cs="Helvetica"/>
          <w:color w:val="2D3B45"/>
          <w:sz w:val="19"/>
          <w:szCs w:val="19"/>
          <w:shd w:val="clear" w:color="auto" w:fill="FFFFFF"/>
        </w:rPr>
        <w:t>2.</w:t>
      </w:r>
      <w:r>
        <w:rPr>
          <w:rFonts w:ascii="Helvetica" w:hAnsi="Helvetica" w:eastAsia="Helvetica" w:cs="Helvetica"/>
          <w:color w:val="2D3B45"/>
          <w:sz w:val="19"/>
          <w:szCs w:val="19"/>
          <w:shd w:val="clear" w:color="auto" w:fill="FFFFFF"/>
        </w:rPr>
        <w:t>虽然王冬和陈倩终于要结婚了，但两人都不想放弃自己的事业。</w:t>
      </w:r>
    </w:p>
    <w:p w14:paraId="6CC55FBF">
      <w:pPr>
        <w:pStyle w:val="2"/>
        <w:widowControl/>
        <w:shd w:val="clear" w:color="auto" w:fill="FFFFFF"/>
        <w:spacing w:before="144" w:beforeAutospacing="0" w:after="144" w:afterAutospacing="0"/>
        <w:rPr>
          <w:rFonts w:hint="eastAsia" w:ascii="Helvetica" w:hAnsi="Helvetica" w:cs="Helvetica"/>
          <w:color w:val="2D3B45"/>
          <w:sz w:val="19"/>
          <w:szCs w:val="19"/>
          <w:lang w:val="de-DE"/>
        </w:rPr>
      </w:pPr>
      <w:r>
        <w:rPr>
          <w:rFonts w:ascii="Helvetica" w:hAnsi="Helvetica" w:eastAsia="Helvetica" w:cs="Helvetica"/>
          <w:color w:val="2D3B45"/>
          <w:sz w:val="19"/>
          <w:szCs w:val="19"/>
          <w:shd w:val="clear" w:color="auto" w:fill="FFFFFF"/>
          <w:lang w:val="de-DE"/>
        </w:rPr>
        <w:t>Obwohl Wang Dong und Chen Qian endlich heiraten werden, wollen beide ihre Karriere nicht aufgeben.</w:t>
      </w:r>
    </w:p>
    <w:p w14:paraId="1443A2F9">
      <w:pPr>
        <w:pStyle w:val="2"/>
        <w:widowControl/>
        <w:shd w:val="clear" w:color="auto" w:fill="FFFFFF"/>
        <w:spacing w:before="144" w:beforeAutospacing="0" w:after="144" w:afterAutospacing="0"/>
        <w:rPr>
          <w:rFonts w:ascii="Helvetica" w:hAnsi="Helvetica" w:eastAsia="Helvetica" w:cs="Helvetica"/>
          <w:color w:val="2D3B45"/>
          <w:sz w:val="19"/>
          <w:szCs w:val="19"/>
          <w:lang w:val="de-DE"/>
        </w:rPr>
      </w:pPr>
      <w:r>
        <w:rPr>
          <w:rFonts w:ascii="Helvetica" w:hAnsi="Helvetica" w:eastAsia="Helvetica" w:cs="Helvetica"/>
          <w:color w:val="2D3B45"/>
          <w:sz w:val="19"/>
          <w:szCs w:val="19"/>
          <w:shd w:val="clear" w:color="auto" w:fill="FFFFFF"/>
          <w:lang w:val="de-DE"/>
        </w:rPr>
        <w:t> </w:t>
      </w:r>
    </w:p>
    <w:p w14:paraId="5D02127E">
      <w:pPr>
        <w:widowControl/>
        <w:spacing w:beforeAutospacing="1" w:afterAutospacing="1"/>
        <w:ind w:left="-60"/>
      </w:pPr>
      <w:r>
        <w:rPr>
          <w:rFonts w:hint="eastAsia" w:ascii="Helvetica" w:hAnsi="Helvetica" w:eastAsia="宋体" w:cs="Helvetica"/>
          <w:color w:val="2D3B45"/>
          <w:sz w:val="19"/>
          <w:szCs w:val="19"/>
          <w:shd w:val="clear" w:color="auto" w:fill="FFFFFF"/>
        </w:rPr>
        <w:t>3.</w:t>
      </w:r>
      <w:r>
        <w:rPr>
          <w:rFonts w:ascii="Helvetica" w:hAnsi="Helvetica" w:eastAsia="Helvetica" w:cs="Helvetica"/>
          <w:color w:val="2D3B45"/>
          <w:sz w:val="19"/>
          <w:szCs w:val="19"/>
          <w:shd w:val="clear" w:color="auto" w:fill="FFFFFF"/>
        </w:rPr>
        <w:t>三分之二的受访者对他们的家庭生活感到非常满意。</w:t>
      </w:r>
    </w:p>
    <w:p w14:paraId="46EE425F">
      <w:pPr>
        <w:pStyle w:val="2"/>
        <w:widowControl/>
        <w:shd w:val="clear" w:color="auto" w:fill="FFFFFF"/>
        <w:spacing w:before="144" w:beforeAutospacing="0" w:after="144" w:afterAutospacing="0"/>
        <w:rPr>
          <w:rFonts w:ascii="Helvetica" w:hAnsi="Helvetica" w:eastAsia="Helvetica" w:cs="Helvetica"/>
          <w:color w:val="2D3B45"/>
          <w:sz w:val="19"/>
          <w:szCs w:val="19"/>
          <w:lang w:val="de-DE"/>
        </w:rPr>
      </w:pPr>
      <w:r>
        <w:rPr>
          <w:rFonts w:ascii="Helvetica" w:hAnsi="Helvetica" w:eastAsia="Helvetica" w:cs="Helvetica"/>
          <w:color w:val="2D3B45"/>
          <w:sz w:val="19"/>
          <w:szCs w:val="19"/>
          <w:shd w:val="clear" w:color="auto" w:fill="FFFFFF"/>
          <w:lang w:val="de-DE"/>
        </w:rPr>
        <w:t> Zwei Drittel der Befragten sind mit ihrem Familienleben sehr zufrieden.</w:t>
      </w:r>
    </w:p>
    <w:p w14:paraId="415B6443">
      <w:pPr>
        <w:pStyle w:val="2"/>
        <w:widowControl/>
        <w:shd w:val="clear" w:color="auto" w:fill="FFFFFF"/>
        <w:spacing w:before="144" w:beforeAutospacing="0" w:after="144" w:afterAutospacing="0"/>
        <w:rPr>
          <w:rFonts w:hint="eastAsia" w:ascii="Helvetica" w:hAnsi="Helvetica" w:cs="Helvetica"/>
          <w:color w:val="2D3B45"/>
          <w:sz w:val="19"/>
          <w:szCs w:val="19"/>
          <w:lang w:val="de-DE"/>
        </w:rPr>
      </w:pPr>
    </w:p>
    <w:p w14:paraId="6CEC1DB4">
      <w:pPr>
        <w:widowControl/>
        <w:spacing w:beforeAutospacing="1" w:afterAutospacing="1"/>
        <w:ind w:left="-60"/>
      </w:pPr>
      <w:r>
        <w:rPr>
          <w:rFonts w:hint="eastAsia" w:ascii="Helvetica" w:hAnsi="Helvetica" w:eastAsia="宋体" w:cs="Helvetica"/>
          <w:color w:val="2D3B45"/>
          <w:sz w:val="19"/>
          <w:szCs w:val="19"/>
          <w:shd w:val="clear" w:color="auto" w:fill="FFFFFF"/>
        </w:rPr>
        <w:t>4.</w:t>
      </w:r>
      <w:r>
        <w:rPr>
          <w:rFonts w:ascii="Helvetica" w:hAnsi="Helvetica" w:eastAsia="Helvetica" w:cs="Helvetica"/>
          <w:color w:val="2D3B45"/>
          <w:sz w:val="19"/>
          <w:szCs w:val="19"/>
          <w:shd w:val="clear" w:color="auto" w:fill="FFFFFF"/>
        </w:rPr>
        <w:t>根据传统的家庭角色分工，母亲照顾孩子和家庭，父亲挣钱。然而，如今约有三分之二的母亲去工作，不再是家庭主妇。</w:t>
      </w:r>
    </w:p>
    <w:p w14:paraId="43533A64">
      <w:pPr>
        <w:rPr>
          <w:lang w:val="de-DE"/>
        </w:rPr>
      </w:pPr>
      <w:r>
        <w:rPr>
          <w:lang w:val="de-DE"/>
        </w:rPr>
        <w:t>Nach der traditionellen Rollenverteilung in der Familie kümmert sich die Mutter um die Kinder und d</w:t>
      </w:r>
      <w:del w:id="0" w:author="赵亘" w:date="2025-05-28T14:50:48Z">
        <w:r>
          <w:rPr>
            <w:rFonts w:hint="default"/>
            <w:lang w:val="en-US"/>
          </w:rPr>
          <w:delText>as Haus</w:delText>
        </w:r>
      </w:del>
      <w:ins w:id="1" w:author="赵亘" w:date="2025-05-28T14:50:48Z">
        <w:r>
          <w:rPr>
            <w:rFonts w:hint="default"/>
            <w:lang w:val="de-DE"/>
          </w:rPr>
          <w:t xml:space="preserve">ie </w:t>
        </w:r>
      </w:ins>
      <w:ins w:id="2" w:author="赵亘" w:date="2025-05-28T14:50:49Z">
        <w:r>
          <w:rPr>
            <w:rFonts w:hint="default"/>
            <w:lang w:val="de-DE"/>
          </w:rPr>
          <w:t>Haus</w:t>
        </w:r>
      </w:ins>
      <w:ins w:id="3" w:author="赵亘" w:date="2025-05-28T14:50:50Z">
        <w:r>
          <w:rPr>
            <w:rFonts w:hint="default"/>
            <w:lang w:val="de-DE"/>
          </w:rPr>
          <w:t>ar</w:t>
        </w:r>
      </w:ins>
      <w:ins w:id="4" w:author="赵亘" w:date="2025-05-28T14:50:51Z">
        <w:r>
          <w:rPr>
            <w:rFonts w:hint="default"/>
            <w:lang w:val="de-DE"/>
          </w:rPr>
          <w:t>beit</w:t>
        </w:r>
      </w:ins>
      <w:r>
        <w:rPr>
          <w:lang w:val="de-DE"/>
        </w:rPr>
        <w:t xml:space="preserve">, während der Vater </w:t>
      </w:r>
      <w:del w:id="5" w:author="赵亘" w:date="2025-05-28T14:50:55Z">
        <w:bookmarkStart w:id="0" w:name="_GoBack"/>
        <w:bookmarkEnd w:id="0"/>
        <w:r>
          <w:rPr>
            <w:lang w:val="de-DE"/>
          </w:rPr>
          <w:delText xml:space="preserve">das </w:delText>
        </w:r>
      </w:del>
      <w:r>
        <w:rPr>
          <w:lang w:val="de-DE"/>
        </w:rPr>
        <w:t>Geld verdient. Aber nun arbeiten etwa zwei Drittel der Mütter und sind nicht mehr Hausfrauen.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赵亘">
    <w15:presenceInfo w15:providerId="WPS Office" w15:userId="271500817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doNotDisplayPageBoundaries w:val="1"/>
  <w:embedSystemFonts/>
  <w:trackRevision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6E6B"/>
    <w:rsid w:val="00BE2C7C"/>
    <w:rsid w:val="00C00C89"/>
    <w:rsid w:val="00CF6E6B"/>
    <w:rsid w:val="3F54290F"/>
    <w:rsid w:val="4E99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211</Words>
  <Characters>554</Characters>
  <Lines>4</Lines>
  <Paragraphs>1</Paragraphs>
  <TotalTime>15</TotalTime>
  <ScaleCrop>false</ScaleCrop>
  <LinksUpToDate>false</LinksUpToDate>
  <CharactersWithSpaces>630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2025-05-25T08:38:00Z</dcterms:created>
  <dc:creator>Asus</dc:creator>
  <cp:lastModifiedBy>赵亘</cp:lastModifiedBy>
  <dcterms:modified xsi:type="dcterms:W3CDTF">2025-05-28T06:51:00Z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KSOTemplateDocerSaveRecord">
    <vt:lpwstr>eyJoZGlkIjoiZjVhNGJiMWVmZTg4ZjFhYWZhYWFiMzBkODkwYWRkZmUiLCJ1c2VySWQiOiIxMzg3NDY5NTgyIn0=</vt:lpwstr>
  </property>
  <property fmtid="{D5CDD505-2E9C-101B-9397-08002B2CF9AE}" pid="4" name="ICV">
    <vt:lpwstr>5FE4776EADDF421A85D03D8BE67D39A1_12</vt:lpwstr>
  </property>
</Properties>
</file>